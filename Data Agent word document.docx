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TITLE: Outsourced Analyst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&amp; SURNAME: Lehlohonolo Moeng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NUMBER: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DATE:24/05/2026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    INTRODUCTION &amp; 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 Outsourced Analyst is a data agent that helps the leadership of the businesses with the sales performance of the business. It helps businesses solve their problems quickly and efficiently.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DATASET DESCRIPTION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is a structured summary that explains what a dataset contains, how it was collected , and how it was collected , and how it should be used. It helps other people understand and correctly interpret the data.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           DATASETS: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Collection method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 period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Variables/features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format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usage/licence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           SCREENSHOTS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AGENT INSTRUCTION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Sales Agent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Role of the agent: You are a sales agent , you are tasked with answering questions on retail sales to help out the Shareholders, CEO, Data Analyst, and COO of an organsation and/or businesses on understanding sales performance using the provided datasets(retail_sales_dataset).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The 10  Questions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Who bought more quantity on the month of June 2023?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Which of the two genders performed better in APRIL?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is the average age of consumers?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is the total revenue of the year?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are the product category?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is the total number of the transaction made on the month of august2023?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 many customers did buy different product category, but the same number o units?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Which two genders are represented on the table?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is the quantity per unit?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many rows and columns does this table have?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          Validation of 3 answers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Data Agent 07A2verdict:  The syntax was provided and indeed the agent got to verify the correct answer.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Data Agent07B2verdict:  The syntax was provided, and indeed the agent produced the correct answer.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 Agent07C2verdict:  The syntax wa provided, and the data couldn’t run because I had used an incorrect aggregate function(Instead of using ‘COUNT’, I used SUM)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                    KEY INSIGHT: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Balanced Revenue Distribution with strong customer Engagement: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-The shop demonstrates remarkably balanced performance across all product categories, generating $456,000 in total revenue from 1,000 transactions over the year of 2023.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        Business Recommendation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URGENT: Implement Customer retention program(highest priority)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Launch a post purchase engagement program within 30 days.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customer loyalty program with incentive for second and third purchases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Conduct customer surveys to understand why customers don’t return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a target converting at least 20-30% of customers to repeat buyers within the next quarter.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Stabilize Revenue volatility through Seasonal planning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Conclusion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business faces several significant operational challenges that are limiting growth and create instability.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business has a catastrophic  0% repeat purchase rate: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You’re constantly spending to acquire new customers with no lifetime value.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acquisition costs are never recovered through repeat purchases.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business model is fundametally unsustainable at scale.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What must change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comprehensive retention program immediately.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why customers don’t come back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incentives for second purchases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aggressive retentiontargets.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ns w:author="Tumelo Moeng" w:id="0" w:date="2026-05-24T20:31:33Z"/>
        </w:rPr>
      </w:pPr>
      <w:ins w:author="Tumelo Moeng" w:id="0" w:date="2026-05-24T20:31:3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0">
      <w:pPr>
        <w:rPr>
          <w:ins w:author="Tumelo Moeng" w:id="0" w:date="2026-05-24T20:31:33Z"/>
        </w:rPr>
      </w:pPr>
      <w:ins w:author="Tumelo Moeng" w:id="0" w:date="2026-05-24T20:31:33Z">
        <w:r w:rsidDel="00000000" w:rsidR="00000000" w:rsidRPr="00000000">
          <w:rPr>
            <w:rtl w:val="0"/>
          </w:rPr>
          <w:t xml:space="preserve">                                                               GitHub Link:</w:t>
        </w:r>
      </w:ins>
    </w:p>
    <w:p w:rsidR="00000000" w:rsidDel="00000000" w:rsidP="00000000" w:rsidRDefault="00000000" w:rsidRPr="00000000" w14:paraId="00000061">
      <w:pPr>
        <w:rPr/>
      </w:pPr>
      <w:ins w:author="Tumelo Moeng" w:id="0" w:date="2026-05-24T20:31:33Z">
        <w:r w:rsidDel="00000000" w:rsidR="00000000" w:rsidRPr="00000000">
          <w:rPr>
            <w:rtl w:val="0"/>
          </w:rPr>
          <w:t xml:space="preserve">                                                                         </w:t>
        </w:r>
        <w:r w:rsidDel="00000000" w:rsidR="00000000" w:rsidRPr="00000000">
          <w:rPr>
            <w:rtl w:val="0"/>
            <w:rPrChange w:author="Tumelo Moeng" w:id="1" w:date="2026-05-24T20:31:33Z">
              <w:rPr/>
            </w:rPrChange>
          </w:rPr>
          <w:t xml:space="preserve">https://github.com/lmoeng/Retail-Sales-Data-Agent</w:t>
        </w:r>
      </w:ins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